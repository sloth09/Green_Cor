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p>
      <w:pPr>
        <w:pStyle w:val="Title"/>
      </w:pPr>
      <w:r>
        <w:t xml:space="preserve">부산항 그린 코리도어</w:t>
      </w:r>
    </w:p>
    <w:p>
      <w:pPr>
        <w:pStyle w:val="Title"/>
      </w:pPr>
      <w:r>
        <w:t xml:space="preserve">암모니아 벙커링 인프라 최적화</w:t>
      </w:r>
    </w:p>
    <w:p>
      <w:pPr>
        <w:spacing w:before="240"/>
        <w:jc w:val="center"/>
      </w:pPr>
      <w:r>
        <w:rPr>
          <w:sz w:val="28"/>
          <w:szCs w:val="28"/>
        </w:rPr>
        <w:t xml:space="preserve">MILP 기반 의사결정 지원 시스템</w:t>
      </w:r>
    </w:p>
    <w:p>
      <w:pPr>
        <w:spacing w:before="960"/>
        <w:jc w:val="center"/>
      </w:pPr>
      <w:r>
        <w:rPr>
          <w:b/>
          <w:bCs/>
          <w:sz w:val="24"/>
          <w:szCs w:val="24"/>
        </w:rPr>
        <w:t xml:space="preserve">기술 보고서</w:t>
      </w:r>
    </w:p>
    <w:p>
      <w:pPr>
        <w:spacing w:before="480"/>
        <w:jc w:val="center"/>
      </w:pPr>
      <w:r w:rsidR="15CF3B06">
        <w:rPr>
          <w:sz w:val="20"/>
          <w:szCs w:val="20"/>
        </w:rPr>
        <w:t xml:space="preserve">버전 </w:t>
      </w:r>
      <w:del w:id="0" w:author="Claude" w:date="2025-11-23T06:49:33Z" w16du:dateUtc="2025-11-23T06:49:33Z">
        <w:r w:rsidDel="15CF3B06">
          <w:rPr>
            <w:sz w:val="20"/>
            <w:szCs w:val="20"/>
          </w:rPr>
          <w:delText>2.3</w:delText>
        </w:r>
      </w:del>
      <w:ins w:id="1" w:author="Claude" w:date="2025-11-23T06:49:33Z" w16du:dateUtc="2025-11-23T06:49:33Z">
        <w:r w:rsidR="15CF3B06">
          <w:rPr>
            <w:sz w:val="20"/>
            <w:szCs w:val="20"/>
          </w:rPr>
          <w:t>2.4</w:t>
        </w:r>
      </w:ins>
    </w:p>
    <w:p>
      <w:pPr>
        <w:spacing w:before="120"/>
        <w:jc w:val="center"/>
      </w:pPr>
      <w:r>
        <w:rPr>
          <w:sz w:val="20"/>
          <w:szCs w:val="20"/>
        </w:rPr>
        <w:t xml:space="preserve">2025년</w:t>
      </w:r>
    </w:p>
    <w:p>
      <w:r>
        <w:br w:type="page"/>
      </w:r>
    </w:p>
    <w:p>
      <w:pPr>
        <w:pStyle w:val="Heading1"/>
      </w:pPr>
      <w:r>
        <w:t xml:space="preserve">요약</w:t>
      </w:r>
    </w:p>
    <w:p>
      <w:pPr>
        <w:spacing w:after="120"/>
      </w:pPr>
      <w:r>
        <w:rPr>
          <w:b/>
          <w:bCs/>
        </w:rPr>
        <w:t xml:space="preserve">연구 배경</w:t>
      </w:r>
    </w:p>
    <w:p>
      <w:pPr>
        <w:spacing w:after="240"/>
      </w:pPr>
      <w:r>
        <w:t xml:space="preserve">국제해사기구(IMO)의 2050년 탄소중립 목표 달성을 위해 암모니아는 차세대 선박 연료로 주목받고 있다. 부산항은 한국의 대표적인 국제 무역항으로서, 그린 코리도어(Green Corridor) 구축을 통해 친환경 해운 인프라를 선도적으로 조성할 필요가 있다. 본 연구는 2030년부터 2050년까지 20년간 부산항에서의 암모니아 벙커링 인프라 구축 및 운영을 위한 최적화 모델을 개발하고, 경제성을 분석한다.</w:t>
      </w:r>
    </w:p>
    <w:p>
      <w:pPr>
        <w:spacing w:after="120"/>
      </w:pPr>
      <w:r>
        <w:rPr>
          <w:b/>
          <w:bCs/>
        </w:rPr>
        <w:t xml:space="preserve">연구 목적</w:t>
      </w:r>
    </w:p>
    <w:p>
      <w:pPr>
        <w:spacing w:after="240"/>
      </w:pPr>
      <w:r>
        <w:t xml:space="preserve">본 연구의 목적은 부산항 그린 코리도어에서 암모니아 연료 수요를 충족하기 위한 최적의 벙커링 인프라를 설계하는 것이다. 구체적으로 (1) 셔틀 선박의 최적 크기 및 개수, (2) 펌프 시스템의 최적 용량, (3) 저장 탱크 시설의 필요 규모를 결정하며, (4) 20년간의 순현재가(Net Present Cost, NPC)를 최소화한다. 또한 부산항 내 저장소 기반 운영(Case 1), 여수 원거리 운송(Case 2-1), 울산 근거리 운송(Case 2-2) 등 세 가지 인프라 시나리오를 비교 분석하여 실무적 의사결정을 지원한다.</w:t>
      </w:r>
    </w:p>
    <w:p>
      <w:pPr>
        <w:spacing w:after="120"/>
      </w:pPr>
      <w:r>
        <w:rPr>
          <w:b/>
          <w:bCs/>
        </w:rPr>
        <w:t xml:space="preserve">방법론</w:t>
      </w:r>
    </w:p>
    <w:p>
      <w:pPr>
        <w:spacing w:after="240"/>
      </w:pPr>
      <w:del w:id="2" w:author="Claude" w:date="2025-11-23T06:49:33Z" w16du:dateUtc="2025-11-23T06:49:33Z">
        <w:r w:rsidDel="15CF3B06">
          <w:delText>할인율 7%를 적용한</w:delText>
        </w:r>
      </w:del>
      <w:ins w:id="3" w:author="Claude" w:date="2025-11-23T06:49:33Z" w16du:dateUtc="2025-11-23T06:49:33Z">
        <w:r w:rsidR="15CF3B06">
          <w:t>할인율 0% (No Discounting)를 적용한</w:t>
        </w:r>
      </w:ins>
    </w:p>
    <w:p>
      <w:pPr>
        <w:spacing w:after="120"/>
      </w:pPr>
      <w:r>
        <w:rPr>
          <w:b/>
          <w:bCs/>
        </w:rPr>
        <w:t xml:space="preserve">주요 결과 (예정)</w:t>
      </w:r>
    </w:p>
    <w:p>
      <w:pPr>
        <w:spacing w:after="240"/>
      </w:pPr>
      <w:r>
        <w:t xml:space="preserve">최적화 결과는 각 Case별로 셔틀 크기와 펌프 용량의 90개 조합을 평가하며, NPC 구성요소(자본비, 고정 운영비, 변동 운영비)별 분해 분석을 제공한다. Case 2-2(울산 근거리)가 가장 낮은 NPC를 나타낼 것으로 예상되며, 거리 단축으로 인한 운영비 절감 효과가 주요 원인으로 분석된다. 암모니아 균등화 비용(LCOA)은 Case별로 $200-350/ton 범위로 추정된다.</w:t>
      </w:r>
    </w:p>
    <w:p>
      <w:pPr>
        <w:spacing w:after="120"/>
      </w:pPr>
      <w:r>
        <w:rPr>
          <w:b/>
          <w:bCs/>
        </w:rPr>
        <w:t xml:space="preserve">기대 효과</w:t>
      </w:r>
    </w:p>
    <w:p>
      <w:pPr>
        <w:spacing w:after="240"/>
      </w:pPr>
      <w:r>
        <w:t xml:space="preserve">본 연구는 항만 관리자, 투자자, 정책 입안자에게 암모니아 벙커링 인프라 구축을 위한 정량적 의사결정 도구를 제공한다. YAML 기반 설정 관리 시스템을 통해 다양한 시나리오를 신속하게 평가할 수 있으며, 모듈화된 Python 구조로 확장성과 재현성을 보장한다.</w:t>
      </w:r>
    </w:p>
    <w:p>
      <w:r>
        <w:br w:type="page"/>
      </w:r>
    </w:p>
    <w:p>
      <w:pPr>
        <w:pStyle w:val="Heading1"/>
      </w:pPr>
      <w:r>
        <w:t xml:space="preserve">1. 서론</w:t>
      </w:r>
    </w:p>
    <w:p>
      <w:pPr>
        <w:pStyle w:val="Heading2"/>
      </w:pPr>
      <w:r>
        <w:t xml:space="preserve">1.1 연구 배경</w:t>
      </w:r>
    </w:p>
    <w:p>
      <w:pPr>
        <w:spacing w:after="120"/>
      </w:pPr>
      <w:r>
        <w:rPr>
          <w:b/>
          <w:bCs/>
        </w:rPr>
        <w:t xml:space="preserve">1.1.1 해운 산업의 탈탄소화 추세</w:t>
      </w:r>
    </w:p>
    <w:p>
      <w:pPr>
        <w:spacing w:after="240"/>
      </w:pPr>
      <w:r>
        <w:t xml:space="preserve">국제해사기구(IMO)는 2023년 해운 부문의 온실가스 배출량을 2008년 대비 2030년까지 40%, 2050년까지 70% 감축하고, 2050년경까지 순배출 제로(net-zero emissions)를 달성하겠다는 목표를 채택하였다. 전 세계 해운 산업은 이산화탄소 배출량의 약 2.9%를 차지하며, 연간 약 10억 톤의 CO₂를 배출한다. 따라서 선박 연료의 친환경 전환은 글로벌 탄소중립 달성을 위한 핵심 과제이다.</w:t>
      </w:r>
    </w:p>
    <w:p>
      <w:pPr>
        <w:spacing w:after="240"/>
      </w:pPr>
      <w:r>
        <w:t xml:space="preserve">현재 대부분의 선박은 중유(Heavy Fuel Oil, HFO) 또는 저유황 연료유(Marine Gas Oil, MGO)를 사용하고 있으나, 이는 고탄소 배출 연료이다. 액화천연가스(LNG)는 과도기적 대안으로 평가되지만, 여전히 화석연료이며 메탄 슬립(methane slip) 문제가 있다. 이에 따라 수소, 암모니아, 메탄올 등 탄소중립 연료(carbon-neutral fuel)에 대한 연구개발이 활발히 진행되고 있다.</w:t>
      </w:r>
    </w:p>
    <w:p>
      <w:pPr>
        <w:spacing w:after="120"/>
      </w:pPr>
      <w:r>
        <w:rPr>
          <w:b/>
          <w:bCs/>
        </w:rPr>
        <w:t xml:space="preserve">1.1.2 암모니아 연료의 장점과 과제</w:t>
      </w:r>
    </w:p>
    <w:p>
      <w:pPr>
        <w:spacing w:after="240"/>
      </w:pPr>
      <w:r>
        <w:t xml:space="preserve">암모니아(NH₃)는 수소 에너지 캐리어로서 여러 장점을 가진다. 첫째, 연소 시 이산화탄소를 배출하지 않는 무탄소 연료이다. 둘째, 기존 석유화학 산업에서 비료 생산 등을 위해 대규모로 생산되어 왔기 때문에 생산 인프라가 이미 구축되어 있다. 셋째, 액화 온도가 -33°C로 수소(-253°C)에 비해 저장 및 운송이 용이하다. 넷째, 에너지 밀도가 수소보다 높아 장거리 해상 운송에 적합하다.</w:t>
      </w:r>
    </w:p>
    <w:p>
      <w:pPr>
        <w:spacing w:after="240"/>
      </w:pPr>
      <w:r>
        <w:t xml:space="preserve">그러나 암모니아 연료 사용에는 몇 가지 과제가 있다. 첫째, 암모니아는 독성 물질로 안전 관리가 중요하다. 둘째, 연소 시 질소산화물(NOx) 배출이 발생할 수 있어 후처리 장치가 필요하다. 셋째, 현재 대부분의 암모니아는 천연가스를 원료로 하는 그레이 암모니아이며, 진정한 탄소중립을 위해서는 재생에너지 기반 그린 암모니아 생산이 확대되어야 한다. 넷째, 선박 엔진의 암모니아 연료 대응 기술이 아직 개발 단계에 있으며, 상용화를 위한 기술 검증이 필요하다.</w:t>
      </w:r>
    </w:p>
    <w:p>
      <w:pPr>
        <w:spacing w:after="120"/>
      </w:pPr>
      <w:r>
        <w:rPr>
          <w:b/>
          <w:bCs/>
        </w:rPr>
        <w:t xml:space="preserve">1.1.3 그린 코리도어 개념</w:t>
      </w:r>
    </w:p>
    <w:p>
      <w:pPr>
        <w:spacing w:after="240"/>
      </w:pPr>
      <w:r>
        <w:t xml:space="preserve">그린 코리도어(Green Shipping Corridor)는 특정 항로에서 무탄소 또는 저탄소 연료를 사용하는 선박만 운항하도록 하는 개념이다. 2021년 영국 글래스고 COP26에서 처음 제안된 이후, 싱가포르-호주, 로테르담-휴스턴 등 여러 항로에서 그린 코리도어 구축 프로젝트가 진행되고 있다. 한국도 부산-싱가포르, 부산-상하이 등의 주요 항로에서 그린 코리도어 조성을 검토하고 있다.</w:t>
      </w:r>
    </w:p>
    <w:p>
      <w:pPr>
        <w:spacing w:after="240"/>
      </w:pPr>
      <w:r>
        <w:t xml:space="preserve">그린 코리도어 구축을 위해서는 항만에서의 친환경 연료 공급 인프라가 필수적이다. 부산항은 한국 최대의 컨테이너 항만이자 동북아 허브 항만으로서, 암모니아 벙커링 인프라를 선도적으로 구축할 경우 역내 그린 해운 전환을 촉진하는 거점 역할을 할 수 있다.</w:t>
      </w:r>
    </w:p>
    <w:p>
      <w:pPr>
        <w:pStyle w:val="Heading2"/>
      </w:pPr>
      <w:r>
        <w:t xml:space="preserve">1.2 연구의 필요성</w:t>
      </w:r>
    </w:p>
    <w:p>
      <w:pPr>
        <w:spacing w:after="240"/>
      </w:pPr>
      <w:r>
        <w:t xml:space="preserve">암모니아 벙커링 인프라 구축은 대규모 초기 투자가 필요한 장기 프로젝트이다. 셔틀 선박, 펌프 시스템, 저장 탱크 등의 자본비(CAPEX)가 크며, 연료비, 유지보수비 등의 운영비(OPEX)도 지속적으로 발생한다. 또한 암모니아 수요는 선박 수의 증가와 함께 20년간 점진적으로 증가하므로, 단계적 인프라 확충 계획이 필요하다.</w:t>
      </w:r>
    </w:p>
    <w:p>
      <w:pPr>
        <w:spacing w:after="240"/>
      </w:pPr>
      <w:r>
        <w:t xml:space="preserve">기존 연구들은 주로 암모니아 생산 기술, 선박 엔진 개발, 안전성 평가 등에 집중되어 있으며, 항만 벙커링 인프라의 최적 설계에 대한 정량적 연구는 부족한 실정이다. 특히 다음과 같은 의사결정 질문에 대한 답이 필요하다:</w:t>
      </w:r>
    </w:p>
    <w:p>
      <w:pPr>
        <w:spacing w:after="120" w:before="120"/>
        <w:ind w:left="720"/>
      </w:pPr>
      <w:r>
        <w:t xml:space="preserve">• 셔틀 선박은 어떤 크기로, 몇 척을 도입해야 하는가?</w:t>
      </w:r>
    </w:p>
    <w:p>
      <w:pPr>
        <w:spacing w:after="120"/>
        <w:ind w:left="720"/>
      </w:pPr>
      <w:r>
        <w:t xml:space="preserve">• 펌프 용량은 얼마로 설계해야 경제적인가?</w:t>
      </w:r>
    </w:p>
    <w:p>
      <w:pPr>
        <w:spacing w:after="120"/>
        <w:ind w:left="720"/>
      </w:pPr>
      <w:r>
        <w:t xml:space="preserve">• 부산항 내 저장 탱크를 건설하는 것이 유리한가, 아니면 여수나 울산의 생산시설에서 직접 운송하는 것이 유리한가?</w:t>
      </w:r>
    </w:p>
    <w:p>
      <w:pPr>
        <w:spacing w:after="120"/>
        <w:ind w:left="720"/>
      </w:pPr>
      <w:r>
        <w:t xml:space="preserve">• 각 시나리오의 20년간 총비용은 얼마이며, 어떻게 비교되는가?</w:t>
      </w:r>
    </w:p>
    <w:p>
      <w:pPr>
        <w:spacing w:after="240"/>
        <w:ind w:left="720"/>
      </w:pPr>
      <w:r>
        <w:t xml:space="preserve">• 연료 가격, 할인율 등 주요 변수가 변할 때 최적해는 어떻게 달라지는가?</w:t>
      </w:r>
    </w:p>
    <w:p>
      <w:pPr>
        <w:spacing w:after="240"/>
      </w:pPr>
      <w:r>
        <w:t xml:space="preserve">본 연구는 이러한 질문에 대해 수학적 최적화 기법을 통해 정량적 답을 제시하고자 한다.</w:t>
      </w:r>
    </w:p>
    <w:p>
      <w:pPr>
        <w:pStyle w:val="Heading2"/>
      </w:pPr>
      <w:r>
        <w:t xml:space="preserve">1.3 연구 목적 및 범위</w:t>
      </w:r>
    </w:p>
    <w:p>
      <w:pPr>
        <w:spacing w:after="120"/>
      </w:pPr>
      <w:r>
        <w:rPr>
          <w:b/>
          <w:bCs/>
        </w:rPr>
        <w:t xml:space="preserve">연구 목적</w:t>
      </w:r>
    </w:p>
    <w:p>
      <w:pPr>
        <w:spacing w:after="240"/>
      </w:pPr>
      <w:r>
        <w:t xml:space="preserve">본 연구의 목적은 부산항 그린 코리도어에서 2030-2050년 20년간 암모니아 벙커링 인프라를 최적 설계하고, 경제성을 평가하는 것이다. 구체적 목표는 다음과 같다:</w:t>
      </w:r>
    </w:p>
    <w:p>
      <w:pPr>
        <w:spacing w:after="120" w:before="120"/>
        <w:ind w:left="720"/>
      </w:pPr>
      <w:r>
        <w:t xml:space="preserve">1. 셔틀 선박의 최적 크기 및 연도별 도입 대수 결정</w:t>
      </w:r>
    </w:p>
    <w:p>
      <w:pPr>
        <w:spacing w:after="120"/>
        <w:ind w:left="720"/>
      </w:pPr>
      <w:r>
        <w:t xml:space="preserve">2. 벙커링 펌프의 최적 용량 선정</w:t>
      </w:r>
    </w:p>
    <w:p>
      <w:pPr>
        <w:spacing w:after="120"/>
        <w:ind w:left="720"/>
      </w:pPr>
      <w:r>
        <w:t xml:space="preserve">3. 저장 탱크 시설의 필요 규모 및 개수 산정 (Case 1)</w:t>
      </w:r>
    </w:p>
    <w:p>
      <w:pPr>
        <w:spacing w:after="120"/>
        <w:ind w:left="720"/>
      </w:pPr>
      <w:r>
        <w:t xml:space="preserve">4. 20년간 순현재가(NPC) 최소화</w:t>
      </w:r>
    </w:p>
    <w:p>
      <w:pPr>
        <w:spacing w:after="120"/>
        <w:ind w:left="720"/>
      </w:pPr>
      <w:r>
        <w:t xml:space="preserve">5. 세 가지 인프라 시나리오(Case 1, 2-1, 2-2) 비교 분석</w:t>
      </w:r>
    </w:p>
    <w:p>
      <w:pPr>
        <w:spacing w:after="240"/>
        <w:ind w:left="720"/>
      </w:pPr>
      <w:r>
        <w:t xml:space="preserve">6. 주요 변수에 대한 민감도 분석</w:t>
      </w:r>
    </w:p>
    <w:p>
      <w:pPr>
        <w:spacing w:after="120"/>
      </w:pPr>
      <w:r>
        <w:rPr>
          <w:b/>
          <w:bCs/>
        </w:rPr>
        <w:t xml:space="preserve">연구 범위</w:t>
      </w:r>
    </w:p>
    <w:p>
      <w:pPr>
        <w:spacing w:after="240"/>
      </w:pPr>
      <w:r>
        <w:t xml:space="preserve">시간적 범위: 2030년부터 2050년까지 20년</w:t>
      </w:r>
    </w:p>
    <w:p>
      <w:pPr>
        <w:spacing w:after="240"/>
      </w:pPr>
      <w:r>
        <w:t xml:space="preserve">공간적 범위: 부산항 및 주변 생산시설(여수, 울산)</w:t>
      </w:r>
    </w:p>
    <w:p>
      <w:pPr>
        <w:spacing w:after="240"/>
      </w:pPr>
      <w:r>
        <w:t xml:space="preserve">수요 시나리오: 2030년 50척에서 2050년 500척으로 선형 증가하는 암모니아 추진 선박</w:t>
      </w:r>
    </w:p>
    <w:p>
      <w:pPr>
        <w:spacing w:after="240"/>
      </w:pPr>
      <w:r>
        <w:t xml:space="preserve">연료 수요량: 선박당 연간 12회 항차, 항차당 5,000 m³ 급유</w:t>
      </w:r>
    </w:p>
    <w:p>
      <w:pPr>
        <w:spacing w:after="240"/>
      </w:pPr>
      <w:r>
        <w:t xml:space="preserve">의사결정 변수: 셔틀 크기(Case 1: 500-5,000 m³, Case 2: 5,000-50,000 m³), 펌프 용량(400-2,000 m³/h)</w:t>
      </w:r>
    </w:p>
    <w:p>
      <w:pPr>
        <w:pStyle w:val="Heading2"/>
      </w:pPr>
      <w:r>
        <w:t xml:space="preserve">1.4 보고서 구성</w:t>
      </w:r>
    </w:p>
    <w:p>
      <w:pPr>
        <w:spacing w:after="240"/>
      </w:pPr>
      <w:r>
        <w:t xml:space="preserve">본 보고서는 다음과 같이 구성된다.</w:t>
      </w:r>
    </w:p>
    <w:p>
      <w:pPr>
        <w:spacing w:after="120"/>
      </w:pPr>
      <w:r>
        <w:rPr>
          <w:b/>
          <w:bCs/>
        </w:rPr>
        <w:t xml:space="preserve">제2장</w:t>
      </w:r>
      <w:r>
        <w:t xml:space="preserve">에서는 문제 정의 및 연구 범위를 상세히 기술한다. 부산항 그린 코리도어의 개념, 2030-2050년 선박 수요 예측, 세 가지 인프라 시나리오의 개요를 설명한다.</w:t>
      </w:r>
    </w:p>
    <w:p>
      <w:pPr>
        <w:spacing w:after="120"/>
      </w:pPr>
      <w:r>
        <w:rPr>
          <w:b/>
          <w:bCs/>
        </w:rPr>
        <w:t xml:space="preserve">제3장</w:t>
      </w:r>
      <w:r>
        <w:t xml:space="preserve">에서는 MILP 최적화 모델의 방법론을 제시한다. 모델 가정, 결정 변수, 목적함수, 제약 조건을 수식과 함께 상세히 설명한다.</w:t>
      </w:r>
    </w:p>
    <w:p>
      <w:pPr>
        <w:spacing w:after="120"/>
      </w:pPr>
      <w:r>
        <w:rPr>
          <w:b/>
          <w:bCs/>
        </w:rPr>
        <w:t xml:space="preserve">제4장</w:t>
      </w:r>
      <w:r>
        <w:t xml:space="preserve">에서는 세 가지 Case 시나리오의 시스템 설계를 다룬다. 각 Case의 인프라 구성, 운영 시간 구조, 예시 계산을 제공한다.</w:t>
      </w:r>
    </w:p>
    <w:p>
      <w:pPr>
        <w:spacing w:after="120"/>
      </w:pPr>
      <w:r>
        <w:rPr>
          <w:b/>
          <w:bCs/>
        </w:rPr>
        <w:t xml:space="preserve">제5장</w:t>
      </w:r>
      <w:r>
        <w:t xml:space="preserve">에서는 비용 계산 체계를 설명한다. CAPEX, OPEX, NPC, LCOA의 계산 방법과 주요 가정을 기술한다.</w:t>
      </w:r>
    </w:p>
    <w:p>
      <w:pPr>
        <w:spacing w:after="120"/>
      </w:pPr>
      <w:r>
        <w:rPr>
          <w:b/>
          <w:bCs/>
        </w:rPr>
        <w:t xml:space="preserve">제6장</w:t>
      </w:r>
      <w:r>
        <w:t xml:space="preserve">에서는 Python 기반 모델 구현을 소개한다. 코드 구조, 모듈 설명, YAML 설정 관리 방식을 다룬다.</w:t>
      </w:r>
    </w:p>
    <w:p>
      <w:pPr>
        <w:spacing w:after="120"/>
      </w:pPr>
      <w:r>
        <w:rPr>
          <w:b/>
          <w:bCs/>
        </w:rPr>
        <w:t xml:space="preserve">제7장</w:t>
      </w:r>
      <w:r>
        <w:t xml:space="preserve">에서는 최적화 결과를 제시한다. (작성 예정)</w:t>
      </w:r>
    </w:p>
    <w:p>
      <w:pPr>
        <w:spacing w:after="120"/>
      </w:pPr>
      <w:r>
        <w:rPr>
          <w:b/>
          <w:bCs/>
        </w:rPr>
        <w:t xml:space="preserve">제8장</w:t>
      </w:r>
      <w:r>
        <w:t xml:space="preserve">에서는 민감도 분석 결과를 다룬다. (작성 예정)</w:t>
      </w:r>
    </w:p>
    <w:p>
      <w:pPr>
        <w:spacing w:after="120"/>
      </w:pPr>
      <w:r>
        <w:rPr>
          <w:b/>
          <w:bCs/>
        </w:rPr>
        <w:t xml:space="preserve">제9장</w:t>
      </w:r>
      <w:r>
        <w:t xml:space="preserve">에서는 연구 결과를 종합적으로 토의하고, 실무 적용 가이드라인과 연구의 한계점을 논한다.</w:t>
      </w:r>
    </w:p>
    <w:p>
      <w:pPr>
        <w:spacing w:after="120"/>
      </w:pPr>
      <w:r>
        <w:rPr>
          <w:b/>
          <w:bCs/>
        </w:rPr>
        <w:t xml:space="preserve">제10장</w:t>
      </w:r>
      <w:r>
        <w:t xml:space="preserve">에서는 연구의 주요 발견사항을 요약하고 결론을 제시한다.</w:t>
      </w:r>
    </w:p>
    <w:p>
      <w:pPr>
        <w:spacing w:after="240"/>
      </w:pPr>
      <w:r>
        <w:rPr>
          <w:b/>
          <w:bCs/>
        </w:rPr>
        <w:t xml:space="preserve">부록</w:t>
      </w:r>
      <w:r>
        <w:t xml:space="preserve">에서는 수학 표기법, MCR 값 상세 데이터, 계산 예시, 코드 사용 설명서 등을 제공한다.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rsids>
    <w:rsidRoot w:val="15CF3B06"/>
    <w:rsid w:val="15CF3B06"/>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240"/>
      <w:jc w:val="center"/>
    </w:pPr>
    <w:rPr>
      <w:rFonts w:ascii="Malgun Gothic" w:cs="Malgun Gothic" w:eastAsia="Malgun Gothic" w:hAnsi="Malgun Gothic"/>
      <w:b/>
      <w:bCs/>
      <w:color w:val="000000"/>
      <w:sz w:val="56"/>
      <w:szCs w:val="56"/>
    </w:rPr>
  </w:style>
  <w:style w:type="paragraph" w:styleId="Heading1">
    <w:name w:val="Heading 1"/>
    <w:basedOn w:val="Normal"/>
    <w:next w:val="Normal"/>
    <w:qFormat/>
    <w:pPr>
      <w:spacing w:before="480" w:after="240"/>
      <w:outlineLvl w:val="0"/>
    </w:pPr>
    <w:rPr>
      <w:rFonts w:ascii="Malgun Gothic" w:cs="Malgun Gothic" w:eastAsia="Malgun Gothic" w:hAnsi="Malgun Gothic"/>
      <w:b/>
      <w:bCs/>
      <w:color w:val="000000"/>
      <w:sz w:val="32"/>
      <w:szCs w:val="32"/>
    </w:rPr>
  </w:style>
  <w:style w:type="paragraph" w:styleId="Heading2">
    <w:name w:val="Heading 2"/>
    <w:basedOn w:val="Normal"/>
    <w:next w:val="Normal"/>
    <w:qFormat/>
    <w:pPr>
      <w:spacing w:before="360" w:after="180"/>
      <w:outlineLvl w:val="1"/>
    </w:pPr>
    <w:rPr>
      <w:rFonts w:ascii="Malgun Gothic" w:cs="Malgun Gothic" w:eastAsia="Malgun Gothic" w:hAnsi="Malgun Gothic"/>
      <w:b/>
      <w:bCs/>
      <w:color w:val="000000"/>
      <w:sz w:val="28"/>
      <w:szCs w:val="28"/>
    </w:rPr>
  </w:style>
  <w:style w:type="paragraph" w:styleId="Heading3">
    <w:name w:val="Heading 3"/>
    <w:basedOn w:val="Normal"/>
    <w:next w:val="Normal"/>
    <w:qFormat/>
    <w:pPr>
      <w:spacing w:before="240" w:after="120"/>
      <w:outlineLvl w:val="2"/>
    </w:pPr>
    <w:rPr>
      <w:rFonts w:ascii="Malgun Gothic" w:cs="Malgun Gothic" w:eastAsia="Malgun Gothic" w:hAnsi="Malgun Gothic"/>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microsoft.com/office/2011/relationships/people" Target="peop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2025-11-19T10:28:58.438Z</dcterms:created>
  <dcterms:modified xsi:type="dcterms:W3CDTF">2025-11-19T10:28:58.440Z</dcterms:modified>
</cp:coreProperties>
</file>

<file path=docProps/custom.xml><?xml version="1.0" encoding="utf-8"?>
<Properties xmlns="http://schemas.openxmlformats.org/officeDocument/2006/custom-properties" xmlns:vt="http://schemas.openxmlformats.org/officeDocument/2006/docPropsVTypes"/>
</file>